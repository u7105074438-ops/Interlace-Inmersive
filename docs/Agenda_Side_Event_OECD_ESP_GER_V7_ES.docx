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C0812" w14:textId="77777777" w:rsidR="0059331F" w:rsidRDefault="00173617">
      <w:pPr>
        <w:pStyle w:val="Ttulo"/>
        <w:jc w:val="center"/>
        <w:rPr>
          <w:spacing w:val="-4"/>
          <w:sz w:val="28"/>
          <w:szCs w:val="28"/>
          <w:lang w:val="en-US"/>
        </w:rPr>
      </w:pPr>
      <w:r>
        <w:rPr>
          <w:spacing w:val="-4"/>
          <w:sz w:val="28"/>
          <w:szCs w:val="28"/>
          <w:lang w:val="en-US"/>
        </w:rPr>
        <w:t>Agenda del Evento Paralelo – Conferencia de la OCDE</w:t>
      </w:r>
    </w:p>
    <w:p w14:paraId="148C0813" w14:textId="77777777" w:rsidR="0059331F" w:rsidRDefault="00173617">
      <w:pPr>
        <w:pStyle w:val="Ttulo"/>
        <w:jc w:val="center"/>
        <w:rPr>
          <w:b/>
          <w:bCs/>
          <w:spacing w:val="-4"/>
          <w:sz w:val="28"/>
          <w:szCs w:val="28"/>
          <w:lang w:val="en-US"/>
        </w:rPr>
      </w:pPr>
      <w:r>
        <w:rPr>
          <w:b/>
          <w:bCs/>
          <w:spacing w:val="-4"/>
          <w:sz w:val="28"/>
          <w:szCs w:val="28"/>
          <w:lang w:val="en-US"/>
        </w:rPr>
        <w:t>La ciencia al servicio de la resiliencia regional y comunitaria </w:t>
      </w:r>
      <w:r>
        <w:rPr>
          <w:b/>
          <w:bCs/>
          <w:spacing w:val="-4"/>
          <w:sz w:val="28"/>
          <w:szCs w:val="28"/>
          <w:lang w:val="en-US"/>
        </w:rPr>
        <w:br/>
        <w:t>en la recuperación: España y Alemania</w:t>
      </w:r>
    </w:p>
    <w:p w14:paraId="148C0814" w14:textId="77777777" w:rsidR="0059331F" w:rsidRDefault="0059331F">
      <w:pPr>
        <w:pStyle w:val="Ttulo"/>
        <w:rPr>
          <w:b/>
          <w:bCs/>
          <w:spacing w:val="-4"/>
          <w:sz w:val="28"/>
          <w:szCs w:val="28"/>
          <w:lang w:val="en-US"/>
        </w:rPr>
      </w:pPr>
    </w:p>
    <w:p w14:paraId="148C0815" w14:textId="77777777" w:rsidR="0059331F" w:rsidRDefault="00173617">
      <w:pPr>
        <w:pStyle w:val="Ttulo"/>
        <w:rPr>
          <w:spacing w:val="-4"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Hora:</w:t>
      </w:r>
      <w:r>
        <w:rPr>
          <w:sz w:val="20"/>
          <w:szCs w:val="20"/>
          <w:lang w:val="en-US"/>
        </w:rPr>
        <w:t xml:space="preserve"> lunes, 05.10.2026</w:t>
      </w:r>
      <w:r>
        <w:rPr>
          <w:spacing w:val="-9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[15:30-16:45</w:t>
      </w:r>
      <w:r>
        <w:rPr>
          <w:spacing w:val="-4"/>
          <w:sz w:val="20"/>
          <w:szCs w:val="20"/>
          <w:lang w:val="en-US"/>
        </w:rPr>
        <w:t>]</w:t>
      </w:r>
      <w:bookmarkStart w:id="0" w:name="_Hlk233710550"/>
    </w:p>
    <w:p w14:paraId="148C0816" w14:textId="77777777" w:rsidR="0059331F" w:rsidRDefault="00173617">
      <w:pPr>
        <w:pStyle w:val="Ttulo"/>
        <w:rPr>
          <w:spacing w:val="-4"/>
          <w:sz w:val="24"/>
          <w:szCs w:val="24"/>
          <w:lang w:val="en-US"/>
        </w:rPr>
      </w:pPr>
      <w:r>
        <w:rPr>
          <w:b/>
          <w:bCs/>
          <w:spacing w:val="-4"/>
          <w:sz w:val="20"/>
          <w:lang w:val="en-US"/>
        </w:rPr>
        <w:t xml:space="preserve">Lugar: </w:t>
      </w:r>
      <w:proofErr w:type="spellStart"/>
      <w:r>
        <w:rPr>
          <w:b/>
          <w:bCs/>
          <w:spacing w:val="-4"/>
          <w:sz w:val="20"/>
          <w:lang w:val="en-US"/>
        </w:rPr>
        <w:t>Caixaforum</w:t>
      </w:r>
      <w:proofErr w:type="spellEnd"/>
    </w:p>
    <w:bookmarkEnd w:id="0"/>
    <w:p w14:paraId="148C0817" w14:textId="77777777" w:rsidR="0059331F" w:rsidRDefault="0059331F">
      <w:pPr>
        <w:pStyle w:val="Ttulo"/>
        <w:rPr>
          <w:b/>
          <w:bCs/>
          <w:spacing w:val="-4"/>
          <w:sz w:val="28"/>
          <w:szCs w:val="28"/>
          <w:lang w:val="en-US"/>
        </w:rPr>
      </w:pPr>
    </w:p>
    <w:p w14:paraId="148C0818" w14:textId="77777777" w:rsidR="0059331F" w:rsidRDefault="00173617">
      <w:pPr>
        <w:pStyle w:val="Ttulo"/>
        <w:jc w:val="both"/>
        <w:rPr>
          <w:b/>
          <w:bCs/>
          <w:spacing w:val="-4"/>
          <w:sz w:val="22"/>
          <w:szCs w:val="22"/>
          <w:lang w:val="en-GB"/>
        </w:rPr>
      </w:pPr>
      <w:r>
        <w:rPr>
          <w:b/>
          <w:bCs/>
          <w:spacing w:val="-4"/>
          <w:sz w:val="22"/>
          <w:szCs w:val="22"/>
          <w:lang w:val="en-GB"/>
        </w:rPr>
        <w:t>Concepto:</w:t>
      </w:r>
    </w:p>
    <w:p w14:paraId="148C0819" w14:textId="77777777" w:rsidR="0059331F" w:rsidRDefault="00173617">
      <w:pPr>
        <w:pStyle w:val="Ttulo"/>
        <w:jc w:val="both"/>
        <w:rPr>
          <w:spacing w:val="-4"/>
          <w:sz w:val="22"/>
          <w:szCs w:val="22"/>
          <w:lang w:val="en-GB"/>
        </w:rPr>
      </w:pPr>
      <w:r>
        <w:rPr>
          <w:spacing w:val="-4"/>
          <w:sz w:val="22"/>
          <w:szCs w:val="22"/>
          <w:lang w:val="en-GB"/>
        </w:rPr>
        <w:t xml:space="preserve">Este evento paralelo presenta la cooperación emergente entre España y Alemania en enfoques basados en la ciencia y orientados a la innovación para una recuperación resiliente al clima tras grandes inundaciones, con INNPULSO (Red de </w:t>
      </w:r>
      <w:proofErr w:type="spellStart"/>
      <w:r>
        <w:rPr>
          <w:spacing w:val="-4"/>
          <w:sz w:val="22"/>
          <w:szCs w:val="22"/>
          <w:lang w:val="en-GB"/>
        </w:rPr>
        <w:t>Ciudades</w:t>
      </w:r>
      <w:proofErr w:type="spellEnd"/>
      <w:r>
        <w:rPr>
          <w:spacing w:val="-4"/>
          <w:sz w:val="22"/>
          <w:szCs w:val="22"/>
          <w:lang w:val="en-GB"/>
        </w:rPr>
        <w:t xml:space="preserve"> de la Ciencia y la Innovación) y KAHR 2.0. La sesión reúne a ministerios nacionales, universidades, territorios innovadores y socios de la OCDE para intercambiar lecciones sobre resiliencia ante inundaciones, reconstrucción y transformación territorial.</w:t>
      </w:r>
    </w:p>
    <w:p w14:paraId="148C081A" w14:textId="77777777" w:rsidR="0059331F" w:rsidRDefault="0059331F">
      <w:pPr>
        <w:pStyle w:val="Ttulo"/>
        <w:jc w:val="both"/>
        <w:rPr>
          <w:spacing w:val="-4"/>
          <w:sz w:val="22"/>
          <w:szCs w:val="22"/>
          <w:lang w:val="en-GB"/>
        </w:rPr>
      </w:pPr>
    </w:p>
    <w:p w14:paraId="148C081B" w14:textId="77777777" w:rsidR="0059331F" w:rsidRDefault="00173617">
      <w:pPr>
        <w:pStyle w:val="Ttulo"/>
        <w:jc w:val="both"/>
        <w:rPr>
          <w:b/>
          <w:bCs/>
          <w:spacing w:val="-4"/>
          <w:sz w:val="22"/>
          <w:szCs w:val="22"/>
          <w:lang w:val="en-GB"/>
        </w:rPr>
      </w:pPr>
      <w:r>
        <w:rPr>
          <w:b/>
          <w:bCs/>
          <w:spacing w:val="-4"/>
          <w:sz w:val="22"/>
          <w:szCs w:val="22"/>
          <w:lang w:val="en-GB"/>
        </w:rPr>
        <w:t>Objetivos:</w:t>
      </w:r>
    </w:p>
    <w:p w14:paraId="148C081C" w14:textId="77777777" w:rsidR="0059331F" w:rsidRDefault="00173617">
      <w:pPr>
        <w:pStyle w:val="Ttulo"/>
        <w:jc w:val="both"/>
        <w:rPr>
          <w:spacing w:val="-4"/>
          <w:sz w:val="22"/>
          <w:szCs w:val="22"/>
          <w:lang w:val="en-GB"/>
        </w:rPr>
      </w:pPr>
      <w:r>
        <w:rPr>
          <w:spacing w:val="-4"/>
          <w:sz w:val="22"/>
          <w:szCs w:val="22"/>
          <w:lang w:val="en-GB"/>
        </w:rPr>
        <w:t>•</w:t>
      </w:r>
      <w:r>
        <w:rPr>
          <w:spacing w:val="-4"/>
          <w:sz w:val="22"/>
          <w:szCs w:val="22"/>
          <w:lang w:val="en-GB"/>
        </w:rPr>
        <w:tab/>
        <w:t>Mostrar la cooperación entre España y Alemania en la recuperación tras inundaciones y en la resiliencia climática.</w:t>
      </w:r>
    </w:p>
    <w:p w14:paraId="148C081D" w14:textId="77777777" w:rsidR="0059331F" w:rsidRDefault="00173617">
      <w:pPr>
        <w:pStyle w:val="Ttulo"/>
        <w:jc w:val="both"/>
        <w:rPr>
          <w:spacing w:val="-4"/>
          <w:sz w:val="22"/>
          <w:szCs w:val="22"/>
          <w:lang w:val="en-GB"/>
        </w:rPr>
      </w:pPr>
      <w:r>
        <w:rPr>
          <w:spacing w:val="-4"/>
          <w:sz w:val="22"/>
          <w:szCs w:val="22"/>
          <w:lang w:val="en-GB"/>
        </w:rPr>
        <w:t>•</w:t>
      </w:r>
      <w:r>
        <w:rPr>
          <w:spacing w:val="-4"/>
          <w:sz w:val="22"/>
          <w:szCs w:val="22"/>
          <w:lang w:val="en-GB"/>
        </w:rPr>
        <w:tab/>
        <w:t>Conectar la ciencia, las políticas públicas y los territorios afectados por fenómenos meteorológicos extremos.</w:t>
      </w:r>
    </w:p>
    <w:p w14:paraId="148C081E" w14:textId="77777777" w:rsidR="0059331F" w:rsidRDefault="00173617">
      <w:pPr>
        <w:pStyle w:val="Ttulo"/>
        <w:jc w:val="both"/>
        <w:rPr>
          <w:spacing w:val="-4"/>
          <w:sz w:val="22"/>
          <w:szCs w:val="22"/>
          <w:lang w:val="en-GB"/>
        </w:rPr>
      </w:pPr>
      <w:r>
        <w:rPr>
          <w:spacing w:val="-4"/>
          <w:sz w:val="22"/>
          <w:szCs w:val="22"/>
          <w:lang w:val="en-GB"/>
        </w:rPr>
        <w:t>•</w:t>
      </w:r>
      <w:r>
        <w:rPr>
          <w:spacing w:val="-4"/>
          <w:sz w:val="22"/>
          <w:szCs w:val="22"/>
          <w:lang w:val="en-GB"/>
        </w:rPr>
        <w:tab/>
        <w:t>Compartir las lecciones del Valle del Ahr (2021) y de la DANA de Valencia (2024).</w:t>
      </w:r>
    </w:p>
    <w:p w14:paraId="148C081F" w14:textId="77777777" w:rsidR="0059331F" w:rsidRDefault="00173617">
      <w:pPr>
        <w:pStyle w:val="Ttulo"/>
        <w:jc w:val="both"/>
        <w:rPr>
          <w:spacing w:val="-4"/>
          <w:sz w:val="22"/>
          <w:szCs w:val="22"/>
          <w:lang w:val="en-GB"/>
        </w:rPr>
      </w:pPr>
      <w:r>
        <w:rPr>
          <w:spacing w:val="-4"/>
          <w:sz w:val="22"/>
          <w:szCs w:val="22"/>
          <w:lang w:val="en-GB"/>
        </w:rPr>
        <w:t>•</w:t>
      </w:r>
      <w:r>
        <w:rPr>
          <w:spacing w:val="-4"/>
          <w:sz w:val="22"/>
          <w:szCs w:val="22"/>
          <w:lang w:val="en-GB"/>
        </w:rPr>
        <w:tab/>
        <w:t>Fomentar el aprendizaje entre pares de la OCDE sobre reconstrucción resiliente y «Reconstruir Mejor» (Building Back Better).</w:t>
      </w:r>
    </w:p>
    <w:p w14:paraId="148C0820" w14:textId="77777777" w:rsidR="0059331F" w:rsidRDefault="00173617">
      <w:pPr>
        <w:pStyle w:val="Ttulo"/>
        <w:jc w:val="both"/>
        <w:rPr>
          <w:spacing w:val="-4"/>
          <w:sz w:val="22"/>
          <w:szCs w:val="22"/>
          <w:lang w:val="en-GB"/>
        </w:rPr>
      </w:pPr>
      <w:r>
        <w:rPr>
          <w:spacing w:val="-4"/>
          <w:sz w:val="22"/>
          <w:szCs w:val="22"/>
          <w:lang w:val="en-GB"/>
        </w:rPr>
        <w:t>•</w:t>
      </w:r>
      <w:r>
        <w:rPr>
          <w:spacing w:val="-4"/>
          <w:sz w:val="22"/>
          <w:szCs w:val="22"/>
          <w:lang w:val="en-GB"/>
        </w:rPr>
        <w:tab/>
        <w:t>Lanzar una red de territorios innovadores para la resiliencia climática.</w:t>
      </w:r>
    </w:p>
    <w:p w14:paraId="148C0821" w14:textId="77777777" w:rsidR="0059331F" w:rsidRDefault="0059331F">
      <w:pPr>
        <w:pStyle w:val="Ttulo"/>
        <w:ind w:left="0"/>
        <w:jc w:val="both"/>
        <w:rPr>
          <w:spacing w:val="-4"/>
          <w:sz w:val="20"/>
          <w:szCs w:val="20"/>
          <w:lang w:val="en-GB"/>
        </w:rPr>
      </w:pPr>
    </w:p>
    <w:p w14:paraId="148C0822" w14:textId="77777777" w:rsidR="0059331F" w:rsidRDefault="0059331F">
      <w:pPr>
        <w:pStyle w:val="Textoindependiente"/>
        <w:rPr>
          <w:sz w:val="15"/>
          <w:lang w:val="en-US"/>
        </w:rPr>
      </w:pPr>
    </w:p>
    <w:tbl>
      <w:tblPr>
        <w:tblStyle w:val="TableNormal"/>
        <w:tblW w:w="9072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4394"/>
        <w:gridCol w:w="3827"/>
      </w:tblGrid>
      <w:tr w:rsidR="0059331F" w14:paraId="148C0827" w14:textId="77777777">
        <w:trPr>
          <w:trHeight w:val="239"/>
        </w:trPr>
        <w:tc>
          <w:tcPr>
            <w:tcW w:w="851" w:type="dxa"/>
            <w:shd w:val="clear" w:color="auto" w:fill="EAF1DD" w:themeFill="accent3" w:themeFillTint="33"/>
          </w:tcPr>
          <w:p w14:paraId="148C0823" w14:textId="77777777" w:rsidR="0059331F" w:rsidRDefault="00173617">
            <w:pPr>
              <w:pStyle w:val="TableParagraph"/>
              <w:spacing w:before="1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Hora</w:t>
            </w:r>
          </w:p>
        </w:tc>
        <w:tc>
          <w:tcPr>
            <w:tcW w:w="4394" w:type="dxa"/>
            <w:shd w:val="clear" w:color="auto" w:fill="EAF1DD" w:themeFill="accent3" w:themeFillTint="33"/>
          </w:tcPr>
          <w:p w14:paraId="148C0824" w14:textId="77777777" w:rsidR="0059331F" w:rsidRDefault="00173617">
            <w:pPr>
              <w:pStyle w:val="TableParagraph"/>
              <w:spacing w:before="1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Punto de la agenda y aportaciones</w:t>
            </w:r>
          </w:p>
          <w:p w14:paraId="148C0825" w14:textId="77777777" w:rsidR="0059331F" w:rsidRDefault="0059331F">
            <w:pPr>
              <w:pStyle w:val="TableParagraph"/>
              <w:spacing w:before="11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827" w:type="dxa"/>
            <w:shd w:val="clear" w:color="auto" w:fill="EAF1DD" w:themeFill="accent3" w:themeFillTint="33"/>
          </w:tcPr>
          <w:p w14:paraId="148C0826" w14:textId="77777777" w:rsidR="0059331F" w:rsidRDefault="00173617">
            <w:pPr>
              <w:pStyle w:val="TableParagraph"/>
              <w:spacing w:before="1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Ponentes</w:t>
            </w:r>
          </w:p>
        </w:tc>
      </w:tr>
      <w:tr w:rsidR="0059331F" w:rsidRPr="00D53AD6" w14:paraId="148C082D" w14:textId="77777777">
        <w:trPr>
          <w:trHeight w:val="628"/>
        </w:trPr>
        <w:tc>
          <w:tcPr>
            <w:tcW w:w="851" w:type="dxa"/>
          </w:tcPr>
          <w:p w14:paraId="148C0828" w14:textId="77777777" w:rsidR="0059331F" w:rsidRDefault="00173617">
            <w:pPr>
              <w:pStyle w:val="TableParagraph"/>
              <w:spacing w:before="1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 min</w:t>
            </w:r>
          </w:p>
        </w:tc>
        <w:tc>
          <w:tcPr>
            <w:tcW w:w="4394" w:type="dxa"/>
          </w:tcPr>
          <w:p w14:paraId="148C0829" w14:textId="77777777" w:rsidR="0059331F" w:rsidRDefault="00173617">
            <w:pPr>
              <w:pStyle w:val="TableParagraph"/>
              <w:spacing w:before="11"/>
              <w:ind w:right="136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Bienvenida: El papel de la ciencia en el fortalecimiento de la resiliencia ante desastres durante la recuperación: aprendizaje conjunto entre España y Alemania. </w:t>
            </w:r>
          </w:p>
          <w:p w14:paraId="148C082A" w14:textId="77777777" w:rsidR="0059331F" w:rsidRDefault="0059331F">
            <w:pPr>
              <w:pStyle w:val="TableParagraph"/>
              <w:spacing w:before="11"/>
              <w:rPr>
                <w:sz w:val="20"/>
                <w:szCs w:val="20"/>
                <w:lang w:val="en-GB"/>
              </w:rPr>
            </w:pPr>
          </w:p>
        </w:tc>
        <w:tc>
          <w:tcPr>
            <w:tcW w:w="3827" w:type="dxa"/>
          </w:tcPr>
          <w:p w14:paraId="148C082B" w14:textId="77777777" w:rsidR="0059331F" w:rsidRDefault="00173617">
            <w:pPr>
              <w:pStyle w:val="TableParagraph"/>
              <w:spacing w:before="11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GB"/>
              </w:rPr>
              <w:t xml:space="preserve">Elisa Rivera Mendoza / Ministerio de Ciencia, Innovación y Universidades (España) y </w:t>
            </w:r>
            <w:r>
              <w:rPr>
                <w:sz w:val="20"/>
                <w:szCs w:val="20"/>
                <w:lang w:val="en-GB"/>
              </w:rPr>
              <w:br/>
            </w:r>
            <w:r>
              <w:rPr>
                <w:sz w:val="20"/>
                <w:szCs w:val="20"/>
                <w:lang w:val="en-US"/>
              </w:rPr>
              <w:t>Dr. Christian Alecke y Dr. Sonja Baron / Ministerio Federal de Investigación, Tecnología y Espacio (Alemania)</w:t>
            </w:r>
          </w:p>
          <w:p w14:paraId="148C082C" w14:textId="77777777" w:rsidR="0059331F" w:rsidRDefault="0059331F">
            <w:pPr>
              <w:pStyle w:val="TableParagraph"/>
              <w:spacing w:before="11"/>
              <w:rPr>
                <w:sz w:val="20"/>
                <w:szCs w:val="20"/>
                <w:lang w:val="en-GB"/>
              </w:rPr>
            </w:pPr>
          </w:p>
        </w:tc>
      </w:tr>
      <w:tr w:rsidR="0059331F" w:rsidRPr="00D53AD6" w14:paraId="148C0833" w14:textId="77777777">
        <w:trPr>
          <w:trHeight w:val="628"/>
        </w:trPr>
        <w:tc>
          <w:tcPr>
            <w:tcW w:w="851" w:type="dxa"/>
          </w:tcPr>
          <w:p w14:paraId="148C082E" w14:textId="77777777" w:rsidR="0059331F" w:rsidRDefault="00173617">
            <w:pPr>
              <w:pStyle w:val="TableParagraph"/>
              <w:spacing w:before="11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10 min</w:t>
            </w:r>
          </w:p>
        </w:tc>
        <w:tc>
          <w:tcPr>
            <w:tcW w:w="4394" w:type="dxa"/>
          </w:tcPr>
          <w:p w14:paraId="148C082F" w14:textId="77777777" w:rsidR="0059331F" w:rsidRDefault="00173617">
            <w:pPr>
              <w:pStyle w:val="TableParagraph"/>
              <w:spacing w:before="11"/>
              <w:ind w:right="136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Introducción: Investigación e innovación para una recuperación resiliente ante inundaciones en Valencia (España) y el Valle del Ahr (Alemania)</w:t>
            </w:r>
          </w:p>
          <w:p w14:paraId="148C0830" w14:textId="77777777" w:rsidR="0059331F" w:rsidRDefault="0059331F">
            <w:pPr>
              <w:pStyle w:val="TableParagraph"/>
              <w:spacing w:before="11"/>
              <w:ind w:right="136"/>
              <w:rPr>
                <w:sz w:val="20"/>
                <w:szCs w:val="20"/>
                <w:lang w:val="en-US"/>
              </w:rPr>
            </w:pPr>
          </w:p>
        </w:tc>
        <w:tc>
          <w:tcPr>
            <w:tcW w:w="3827" w:type="dxa"/>
          </w:tcPr>
          <w:p w14:paraId="148C0831" w14:textId="6B12371E" w:rsidR="0059331F" w:rsidRDefault="00173617">
            <w:pPr>
              <w:pStyle w:val="TableParagraph"/>
              <w:spacing w:before="11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US"/>
              </w:rPr>
              <w:t xml:space="preserve">Prof. Dr. Jörn Birkmann / Universidad de Stuttgart, y </w:t>
            </w:r>
            <w:r>
              <w:rPr>
                <w:sz w:val="20"/>
                <w:szCs w:val="20"/>
                <w:lang w:val="en-US"/>
              </w:rPr>
              <w:br/>
            </w:r>
            <w:r>
              <w:rPr>
                <w:sz w:val="20"/>
                <w:szCs w:val="20"/>
                <w:lang w:val="en-GB"/>
              </w:rPr>
              <w:t>Prof. Dr. Jordi Peris Blanes / Universidad Politécnica de Valencia</w:t>
            </w:r>
          </w:p>
          <w:p w14:paraId="148C0832" w14:textId="77777777" w:rsidR="0059331F" w:rsidRDefault="0059331F">
            <w:pPr>
              <w:pStyle w:val="TableParagraph"/>
              <w:spacing w:before="11"/>
              <w:rPr>
                <w:sz w:val="20"/>
                <w:szCs w:val="20"/>
                <w:lang w:val="en-GB"/>
              </w:rPr>
            </w:pPr>
          </w:p>
        </w:tc>
      </w:tr>
      <w:tr w:rsidR="0059331F" w:rsidRPr="00D53AD6" w14:paraId="148C0838" w14:textId="77777777">
        <w:trPr>
          <w:trHeight w:val="628"/>
        </w:trPr>
        <w:tc>
          <w:tcPr>
            <w:tcW w:w="851" w:type="dxa"/>
          </w:tcPr>
          <w:p w14:paraId="148C0834" w14:textId="77777777" w:rsidR="0059331F" w:rsidRDefault="00173617">
            <w:pPr>
              <w:pStyle w:val="TableParagraph"/>
              <w:spacing w:before="11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</w:rPr>
              <w:t>5 min</w:t>
            </w:r>
          </w:p>
        </w:tc>
        <w:tc>
          <w:tcPr>
            <w:tcW w:w="4394" w:type="dxa"/>
          </w:tcPr>
          <w:p w14:paraId="148C0835" w14:textId="77777777" w:rsidR="0059331F" w:rsidRDefault="00173617">
            <w:pPr>
              <w:pStyle w:val="TableParagraph"/>
              <w:spacing w:before="11"/>
              <w:ind w:right="136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Intervención: Oportunidades y retos del proceso de reconstrucción en España (por confirmar).</w:t>
            </w:r>
          </w:p>
        </w:tc>
        <w:tc>
          <w:tcPr>
            <w:tcW w:w="3827" w:type="dxa"/>
          </w:tcPr>
          <w:p w14:paraId="148C0836" w14:textId="257C5321" w:rsidR="0059331F" w:rsidRDefault="00B86255">
            <w:pPr>
              <w:pStyle w:val="TableParagraph"/>
              <w:spacing w:before="11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GB"/>
              </w:rPr>
              <w:t>Bárbara Lópe</w:t>
            </w:r>
            <w:r w:rsidR="005742B9">
              <w:rPr>
                <w:sz w:val="20"/>
                <w:szCs w:val="20"/>
                <w:lang w:val="en-GB"/>
              </w:rPr>
              <w:t>z Ramón.</w:t>
            </w:r>
            <w:r w:rsidR="00173617">
              <w:rPr>
                <w:sz w:val="20"/>
                <w:szCs w:val="20"/>
                <w:lang w:val="en-GB"/>
              </w:rPr>
              <w:t xml:space="preserve"> </w:t>
            </w:r>
            <w:r w:rsidR="00DD3618">
              <w:rPr>
                <w:sz w:val="20"/>
                <w:szCs w:val="20"/>
                <w:lang w:val="en-GB"/>
              </w:rPr>
              <w:t xml:space="preserve">Directora de Relaciones Institucionales en el </w:t>
            </w:r>
            <w:r w:rsidR="00173617">
              <w:rPr>
                <w:sz w:val="20"/>
                <w:szCs w:val="20"/>
                <w:lang w:val="en-US"/>
              </w:rPr>
              <w:t xml:space="preserve">Comisionado Especial para la Reconstrucción y Reparación de los Daños Causados por la «DANA», España </w:t>
            </w:r>
          </w:p>
          <w:p w14:paraId="148C0837" w14:textId="77777777" w:rsidR="0059331F" w:rsidRDefault="0059331F">
            <w:pPr>
              <w:pStyle w:val="TableParagraph"/>
              <w:spacing w:before="11"/>
              <w:rPr>
                <w:sz w:val="20"/>
                <w:szCs w:val="20"/>
                <w:lang w:val="en-US"/>
              </w:rPr>
            </w:pPr>
          </w:p>
        </w:tc>
      </w:tr>
      <w:tr w:rsidR="0059331F" w:rsidRPr="00D53AD6" w14:paraId="148C083C" w14:textId="77777777">
        <w:trPr>
          <w:trHeight w:val="628"/>
        </w:trPr>
        <w:tc>
          <w:tcPr>
            <w:tcW w:w="851" w:type="dxa"/>
            <w:tcBorders>
              <w:bottom w:val="single" w:sz="4" w:space="0" w:color="auto"/>
            </w:tcBorders>
          </w:tcPr>
          <w:p w14:paraId="148C0839" w14:textId="4BBF1AF5" w:rsidR="0059331F" w:rsidRDefault="00D53AD6">
            <w:pPr>
              <w:pStyle w:val="TableParagraph"/>
              <w:spacing w:before="11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25</w:t>
            </w:r>
            <w:r w:rsidR="00173617">
              <w:rPr>
                <w:sz w:val="20"/>
                <w:szCs w:val="20"/>
                <w:lang w:val="en-US"/>
              </w:rPr>
              <w:t xml:space="preserve"> min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48C083A" w14:textId="77777777" w:rsidR="0059331F" w:rsidRDefault="00173617">
            <w:pPr>
              <w:pStyle w:val="TableParagraph"/>
              <w:spacing w:before="11"/>
              <w:ind w:right="136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Territorios en primera línea. Diálogo con alcaldes y alcaldesas</w:t>
            </w: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148C083B" w14:textId="3FEA1ACD" w:rsidR="0059331F" w:rsidRDefault="00173617">
            <w:pPr>
              <w:pStyle w:val="TableParagraph"/>
              <w:spacing w:before="11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Red INNPULSO, Alzira, Torrent, Riba-roja</w:t>
            </w:r>
            <w:r w:rsidR="00DD3618">
              <w:rPr>
                <w:sz w:val="20"/>
                <w:szCs w:val="20"/>
                <w:lang w:val="es-ES"/>
              </w:rPr>
              <w:t>.</w:t>
            </w:r>
          </w:p>
        </w:tc>
      </w:tr>
      <w:tr w:rsidR="0059331F" w:rsidRPr="00D53AD6" w14:paraId="148C0841" w14:textId="77777777">
        <w:trPr>
          <w:trHeight w:val="628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48C083D" w14:textId="77777777" w:rsidR="0059331F" w:rsidRDefault="00173617">
            <w:pPr>
              <w:pStyle w:val="TableParagraph"/>
              <w:spacing w:before="11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 min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48C083E" w14:textId="77777777" w:rsidR="0059331F" w:rsidRDefault="00173617">
            <w:pPr>
              <w:pStyle w:val="TableParagraph"/>
              <w:spacing w:before="11"/>
              <w:ind w:right="136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Conclusiones y cooperación futura (10 min):</w:t>
            </w:r>
            <w:r>
              <w:rPr>
                <w:sz w:val="20"/>
                <w:szCs w:val="20"/>
                <w:lang w:val="en-US"/>
              </w:rPr>
              <w:t xml:space="preserve"> Hoja de ruta para la cooperación España-Alemania y contribución a la Plataforma de la OCDE para la Resiliencia Regional ante Desastres.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48C083F" w14:textId="77777777" w:rsidR="0059331F" w:rsidRDefault="00173617">
            <w:pPr>
              <w:pStyle w:val="TableParagraph"/>
              <w:ind w:right="298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Elisa Rivera Mendoza / Ministerio de Ciencia, Innovación y Universidades (España) y </w:t>
            </w:r>
          </w:p>
          <w:p w14:paraId="148C0840" w14:textId="77777777" w:rsidR="0059331F" w:rsidRDefault="00173617">
            <w:pPr>
              <w:pStyle w:val="TableParagraph"/>
              <w:spacing w:before="11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Dr. Christian Alecke y Dr. Sonja Baron / Ministerio Federal de Investigación, Tecnología y Espacio (Alemania)</w:t>
            </w:r>
          </w:p>
        </w:tc>
      </w:tr>
      <w:tr w:rsidR="0059331F" w:rsidRPr="00D53AD6" w14:paraId="148C0846" w14:textId="77777777">
        <w:trPr>
          <w:trHeight w:val="628"/>
        </w:trPr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C0842" w14:textId="461B81F5" w:rsidR="0059331F" w:rsidRDefault="00173617">
            <w:pPr>
              <w:pStyle w:val="TableParagraph"/>
              <w:spacing w:before="11"/>
              <w:ind w:left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</w:t>
            </w:r>
            <w:r w:rsidR="00D53AD6">
              <w:rPr>
                <w:sz w:val="20"/>
                <w:szCs w:val="20"/>
                <w:lang w:val="en-US"/>
              </w:rPr>
              <w:t>20</w:t>
            </w:r>
            <w:r>
              <w:rPr>
                <w:sz w:val="20"/>
                <w:szCs w:val="20"/>
                <w:lang w:val="en-US"/>
              </w:rPr>
              <w:t xml:space="preserve"> min</w:t>
            </w:r>
          </w:p>
        </w:tc>
        <w:tc>
          <w:tcPr>
            <w:tcW w:w="439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C0843" w14:textId="77777777" w:rsidR="0059331F" w:rsidRDefault="00173617">
            <w:pPr>
              <w:pStyle w:val="TableParagraph"/>
              <w:spacing w:before="11"/>
              <w:ind w:right="136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Los alcaldes y alcaldesas conversan con los participantes (estudiantes y científicos) en mesas </w:t>
            </w:r>
            <w:r w:rsidRPr="00016294">
              <w:rPr>
                <w:b/>
                <w:bCs/>
                <w:strike/>
                <w:sz w:val="20"/>
                <w:szCs w:val="20"/>
                <w:lang w:val="en-US"/>
              </w:rPr>
              <w:t>o pósteres</w:t>
            </w:r>
          </w:p>
          <w:p w14:paraId="148C0844" w14:textId="77777777" w:rsidR="0059331F" w:rsidRDefault="00173617">
            <w:pPr>
              <w:pStyle w:val="TableParagraph"/>
              <w:spacing w:before="11"/>
              <w:ind w:left="0" w:right="136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82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C0845" w14:textId="77777777" w:rsidR="0059331F" w:rsidRDefault="00173617">
            <w:pPr>
              <w:pStyle w:val="TableParagraph"/>
              <w:spacing w:before="11"/>
              <w:ind w:left="0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Los pósteres o las mesas podrían abordar: distintas experiencias de reconstrucción privada frente a pública; el papel de las infraestructuras críticas y sensibles y de los grupos vulnerables; nuevas medidas de protección en la reconstrucción; retos de la reconstrucción.</w:t>
            </w:r>
          </w:p>
        </w:tc>
      </w:tr>
    </w:tbl>
    <w:p w14:paraId="148C0847" w14:textId="77777777" w:rsidR="0059331F" w:rsidRPr="0097576D" w:rsidRDefault="0059331F">
      <w:pPr>
        <w:rPr>
          <w:b/>
          <w:bCs/>
          <w:spacing w:val="-4"/>
          <w:sz w:val="20"/>
          <w:lang w:val="en-GB"/>
        </w:rPr>
      </w:pPr>
    </w:p>
    <w:p w14:paraId="148C0848" w14:textId="77777777" w:rsidR="0059331F" w:rsidRDefault="00173617">
      <w:pPr>
        <w:pStyle w:val="Ttulo"/>
        <w:jc w:val="center"/>
        <w:rPr>
          <w:spacing w:val="-4"/>
          <w:sz w:val="24"/>
          <w:szCs w:val="24"/>
          <w:lang w:val="en-US"/>
        </w:rPr>
      </w:pPr>
      <w:r>
        <w:rPr>
          <w:b/>
          <w:bCs/>
          <w:spacing w:val="-4"/>
          <w:sz w:val="28"/>
          <w:szCs w:val="28"/>
          <w:lang w:val="en-US"/>
        </w:rPr>
        <w:lastRenderedPageBreak/>
        <w:t>Taller de Estudiantes – Alemania, España, EE. UU.</w:t>
      </w:r>
      <w:r>
        <w:rPr>
          <w:b/>
          <w:bCs/>
          <w:spacing w:val="-4"/>
          <w:sz w:val="28"/>
          <w:szCs w:val="28"/>
          <w:lang w:val="en-US"/>
        </w:rPr>
        <w:br/>
      </w:r>
    </w:p>
    <w:p w14:paraId="148C0849" w14:textId="77777777" w:rsidR="0059331F" w:rsidRDefault="00173617">
      <w:pPr>
        <w:pStyle w:val="Ttulo"/>
        <w:rPr>
          <w:spacing w:val="-4"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Hora:</w:t>
      </w:r>
      <w:r>
        <w:rPr>
          <w:sz w:val="20"/>
          <w:szCs w:val="20"/>
          <w:lang w:val="en-US"/>
        </w:rPr>
        <w:t xml:space="preserve"> lunes, 05.10.2026</w:t>
      </w:r>
      <w:r>
        <w:rPr>
          <w:spacing w:val="-9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>[17:30-19:00</w:t>
      </w:r>
      <w:r>
        <w:rPr>
          <w:spacing w:val="-4"/>
          <w:sz w:val="20"/>
          <w:szCs w:val="20"/>
          <w:lang w:val="en-US"/>
        </w:rPr>
        <w:t>] / 90 min</w:t>
      </w:r>
    </w:p>
    <w:p w14:paraId="148C084A" w14:textId="77777777" w:rsidR="0059331F" w:rsidRDefault="00173617">
      <w:pPr>
        <w:pStyle w:val="Ttulo"/>
        <w:rPr>
          <w:spacing w:val="-4"/>
          <w:sz w:val="24"/>
          <w:szCs w:val="24"/>
          <w:lang w:val="en-US"/>
        </w:rPr>
      </w:pPr>
      <w:r>
        <w:rPr>
          <w:b/>
          <w:bCs/>
          <w:spacing w:val="-4"/>
          <w:sz w:val="20"/>
          <w:lang w:val="en-US"/>
        </w:rPr>
        <w:t xml:space="preserve">Lugar: </w:t>
      </w:r>
      <w:r>
        <w:rPr>
          <w:spacing w:val="-4"/>
          <w:sz w:val="20"/>
          <w:lang w:val="en-US"/>
        </w:rPr>
        <w:t>Por determinar</w:t>
      </w:r>
    </w:p>
    <w:p w14:paraId="148C084B" w14:textId="77777777" w:rsidR="0059331F" w:rsidRDefault="0059331F">
      <w:pPr>
        <w:pStyle w:val="Textoindependiente"/>
        <w:rPr>
          <w:sz w:val="15"/>
          <w:lang w:val="en-US"/>
        </w:rPr>
      </w:pPr>
    </w:p>
    <w:tbl>
      <w:tblPr>
        <w:tblStyle w:val="TableNormal"/>
        <w:tblW w:w="9072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4252"/>
        <w:gridCol w:w="3969"/>
      </w:tblGrid>
      <w:tr w:rsidR="0059331F" w14:paraId="148C0850" w14:textId="77777777">
        <w:trPr>
          <w:trHeight w:val="239"/>
        </w:trPr>
        <w:tc>
          <w:tcPr>
            <w:tcW w:w="851" w:type="dxa"/>
            <w:shd w:val="clear" w:color="auto" w:fill="EAF1DD" w:themeFill="accent3" w:themeFillTint="33"/>
          </w:tcPr>
          <w:p w14:paraId="148C084C" w14:textId="77777777" w:rsidR="0059331F" w:rsidRDefault="00173617">
            <w:pPr>
              <w:pStyle w:val="TableParagraph"/>
              <w:spacing w:before="1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Hora</w:t>
            </w:r>
          </w:p>
        </w:tc>
        <w:tc>
          <w:tcPr>
            <w:tcW w:w="4252" w:type="dxa"/>
            <w:shd w:val="clear" w:color="auto" w:fill="EAF1DD" w:themeFill="accent3" w:themeFillTint="33"/>
          </w:tcPr>
          <w:p w14:paraId="148C084D" w14:textId="77777777" w:rsidR="0059331F" w:rsidRDefault="00173617">
            <w:pPr>
              <w:pStyle w:val="TableParagraph"/>
              <w:spacing w:before="1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Punto de la agenda y aportaciones</w:t>
            </w:r>
          </w:p>
          <w:p w14:paraId="148C084E" w14:textId="77777777" w:rsidR="0059331F" w:rsidRDefault="0059331F">
            <w:pPr>
              <w:pStyle w:val="TableParagraph"/>
              <w:spacing w:before="11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969" w:type="dxa"/>
            <w:shd w:val="clear" w:color="auto" w:fill="EAF1DD" w:themeFill="accent3" w:themeFillTint="33"/>
          </w:tcPr>
          <w:p w14:paraId="148C084F" w14:textId="77777777" w:rsidR="0059331F" w:rsidRDefault="00173617">
            <w:pPr>
              <w:pStyle w:val="TableParagraph"/>
              <w:spacing w:before="11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Ponentes</w:t>
            </w:r>
          </w:p>
        </w:tc>
      </w:tr>
      <w:tr w:rsidR="0059331F" w:rsidRPr="00D53AD6" w14:paraId="148C0855" w14:textId="77777777">
        <w:trPr>
          <w:trHeight w:val="628"/>
        </w:trPr>
        <w:tc>
          <w:tcPr>
            <w:tcW w:w="851" w:type="dxa"/>
          </w:tcPr>
          <w:p w14:paraId="148C0851" w14:textId="77777777" w:rsidR="0059331F" w:rsidRDefault="00173617">
            <w:pPr>
              <w:pStyle w:val="TableParagraph"/>
              <w:spacing w:before="1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 min</w:t>
            </w:r>
          </w:p>
        </w:tc>
        <w:tc>
          <w:tcPr>
            <w:tcW w:w="4252" w:type="dxa"/>
          </w:tcPr>
          <w:p w14:paraId="148C0852" w14:textId="77777777" w:rsidR="0059331F" w:rsidRDefault="00173617">
            <w:pPr>
              <w:pStyle w:val="TableParagraph"/>
              <w:spacing w:before="11"/>
              <w:ind w:right="136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Objetivos del taller</w:t>
            </w:r>
          </w:p>
        </w:tc>
        <w:tc>
          <w:tcPr>
            <w:tcW w:w="3969" w:type="dxa"/>
          </w:tcPr>
          <w:p w14:paraId="148C0853" w14:textId="1734557D" w:rsidR="0059331F" w:rsidRDefault="00173617">
            <w:pPr>
              <w:pStyle w:val="TableParagraph"/>
              <w:spacing w:before="11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US"/>
              </w:rPr>
              <w:t xml:space="preserve">Prof. Dr. Jörn Birkmann / Universidad de Stuttgart y </w:t>
            </w:r>
            <w:r>
              <w:rPr>
                <w:sz w:val="20"/>
                <w:szCs w:val="20"/>
                <w:lang w:val="en-GB"/>
              </w:rPr>
              <w:t>Prof. Dr. Jordi Peris Blanes / Universidad Politécnica de Valencia</w:t>
            </w:r>
            <w:r w:rsidR="00670EC4">
              <w:rPr>
                <w:sz w:val="20"/>
                <w:szCs w:val="20"/>
                <w:lang w:val="en-GB"/>
              </w:rPr>
              <w:t xml:space="preserve"> y Prof. Lorena Bello / Universidad de Harvard</w:t>
            </w:r>
            <w:r w:rsidR="00627D34">
              <w:rPr>
                <w:sz w:val="20"/>
                <w:szCs w:val="20"/>
                <w:lang w:val="en-GB"/>
              </w:rPr>
              <w:t>.</w:t>
            </w:r>
          </w:p>
          <w:p w14:paraId="148C0854" w14:textId="77777777" w:rsidR="0059331F" w:rsidRDefault="0059331F">
            <w:pPr>
              <w:pStyle w:val="TableParagraph"/>
              <w:spacing w:before="11"/>
              <w:rPr>
                <w:sz w:val="20"/>
                <w:szCs w:val="20"/>
                <w:lang w:val="en-GB"/>
              </w:rPr>
            </w:pPr>
          </w:p>
        </w:tc>
      </w:tr>
      <w:tr w:rsidR="0059331F" w:rsidRPr="00D53AD6" w14:paraId="148C0859" w14:textId="77777777">
        <w:trPr>
          <w:trHeight w:val="628"/>
        </w:trPr>
        <w:tc>
          <w:tcPr>
            <w:tcW w:w="851" w:type="dxa"/>
            <w:shd w:val="clear" w:color="auto" w:fill="F2F2F2" w:themeFill="background1" w:themeFillShade="F2"/>
          </w:tcPr>
          <w:p w14:paraId="148C0856" w14:textId="77777777" w:rsidR="0059331F" w:rsidRDefault="0059331F">
            <w:pPr>
              <w:pStyle w:val="TableParagraph"/>
              <w:spacing w:before="11"/>
              <w:rPr>
                <w:sz w:val="20"/>
                <w:szCs w:val="20"/>
                <w:lang w:val="en-US"/>
              </w:rPr>
            </w:pPr>
          </w:p>
        </w:tc>
        <w:tc>
          <w:tcPr>
            <w:tcW w:w="4252" w:type="dxa"/>
            <w:shd w:val="clear" w:color="auto" w:fill="F2F2F2" w:themeFill="background1" w:themeFillShade="F2"/>
          </w:tcPr>
          <w:p w14:paraId="148C0857" w14:textId="77777777" w:rsidR="0059331F" w:rsidRDefault="00173617">
            <w:pPr>
              <w:pStyle w:val="TableParagraph"/>
              <w:spacing w:before="11"/>
              <w:ind w:right="136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Presentaciones breves y aportaciones de estudiantes de España y Alemania</w:t>
            </w:r>
          </w:p>
        </w:tc>
        <w:tc>
          <w:tcPr>
            <w:tcW w:w="3969" w:type="dxa"/>
            <w:shd w:val="clear" w:color="auto" w:fill="F2F2F2" w:themeFill="background1" w:themeFillShade="F2"/>
          </w:tcPr>
          <w:p w14:paraId="148C0858" w14:textId="77777777" w:rsidR="0059331F" w:rsidRDefault="0059331F">
            <w:pPr>
              <w:pStyle w:val="TableParagraph"/>
              <w:spacing w:before="11"/>
              <w:rPr>
                <w:sz w:val="20"/>
                <w:szCs w:val="20"/>
                <w:lang w:val="en-US"/>
              </w:rPr>
            </w:pPr>
          </w:p>
        </w:tc>
      </w:tr>
      <w:tr w:rsidR="0059331F" w:rsidRPr="00D53AD6" w14:paraId="148C0860" w14:textId="77777777">
        <w:trPr>
          <w:trHeight w:val="628"/>
        </w:trPr>
        <w:tc>
          <w:tcPr>
            <w:tcW w:w="851" w:type="dxa"/>
          </w:tcPr>
          <w:p w14:paraId="148C085A" w14:textId="77777777" w:rsidR="0059331F" w:rsidRDefault="00173617">
            <w:pPr>
              <w:pStyle w:val="TableParagraph"/>
              <w:spacing w:before="1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 min</w:t>
            </w:r>
          </w:p>
        </w:tc>
        <w:tc>
          <w:tcPr>
            <w:tcW w:w="4252" w:type="dxa"/>
          </w:tcPr>
          <w:p w14:paraId="148C085B" w14:textId="77777777" w:rsidR="0059331F" w:rsidRDefault="00173617">
            <w:pPr>
              <w:pStyle w:val="TableParagraph"/>
              <w:spacing w:before="11"/>
              <w:ind w:right="136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 xml:space="preserve">Eventos extremos: la DANA y sus impactos </w:t>
            </w:r>
            <w:r>
              <w:rPr>
                <w:sz w:val="20"/>
                <w:szCs w:val="20"/>
                <w:lang w:val="en-US"/>
              </w:rPr>
              <w:t>(n.º 1)</w:t>
            </w:r>
          </w:p>
          <w:p w14:paraId="148C085C" w14:textId="77777777" w:rsidR="0059331F" w:rsidRDefault="00173617">
            <w:pPr>
              <w:pStyle w:val="TableParagraph"/>
              <w:spacing w:before="11"/>
              <w:ind w:right="136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Presentación de estudiantes</w:t>
            </w:r>
          </w:p>
        </w:tc>
        <w:tc>
          <w:tcPr>
            <w:tcW w:w="3969" w:type="dxa"/>
          </w:tcPr>
          <w:p w14:paraId="42E39F83" w14:textId="77777777" w:rsidR="00033C07" w:rsidRDefault="00033C07" w:rsidP="00033C07">
            <w:pPr>
              <w:pStyle w:val="TableParagraph"/>
              <w:spacing w:before="11"/>
              <w:rPr>
                <w:ins w:id="1" w:author="Birkmann, Jörn" w:date="2026-09-16T20:11:00Z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Estudiantes de la Universidad de Stuttgart, la Universidad Politécnica de Valencia, la Universidad de Valencia y la Universidad de Harvard</w:t>
            </w:r>
          </w:p>
          <w:p w14:paraId="148C085F" w14:textId="77777777" w:rsidR="0059331F" w:rsidRPr="00033C07" w:rsidRDefault="0059331F">
            <w:pPr>
              <w:pStyle w:val="TableParagraph"/>
              <w:spacing w:before="11"/>
              <w:rPr>
                <w:sz w:val="20"/>
                <w:szCs w:val="20"/>
                <w:lang w:val="en-US"/>
              </w:rPr>
            </w:pPr>
          </w:p>
        </w:tc>
      </w:tr>
      <w:tr w:rsidR="0059331F" w:rsidRPr="00D53AD6" w14:paraId="148C0868" w14:textId="77777777">
        <w:trPr>
          <w:trHeight w:val="628"/>
        </w:trPr>
        <w:tc>
          <w:tcPr>
            <w:tcW w:w="851" w:type="dxa"/>
          </w:tcPr>
          <w:p w14:paraId="148C0861" w14:textId="77777777" w:rsidR="0059331F" w:rsidRDefault="00173617">
            <w:pPr>
              <w:pStyle w:val="TableParagraph"/>
              <w:spacing w:before="1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 min</w:t>
            </w:r>
          </w:p>
        </w:tc>
        <w:tc>
          <w:tcPr>
            <w:tcW w:w="4252" w:type="dxa"/>
          </w:tcPr>
          <w:p w14:paraId="148C0862" w14:textId="77777777" w:rsidR="0059331F" w:rsidRDefault="00173617">
            <w:pPr>
              <w:pStyle w:val="TableParagraph"/>
              <w:spacing w:before="11"/>
              <w:ind w:right="136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Procesos de reconstrucción en Alemania y España</w:t>
            </w:r>
          </w:p>
          <w:p w14:paraId="148C0863" w14:textId="77777777" w:rsidR="0059331F" w:rsidRDefault="00173617">
            <w:pPr>
              <w:pStyle w:val="TableParagraph"/>
              <w:spacing w:before="11"/>
              <w:ind w:right="136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Presentación de estudiantes</w:t>
            </w:r>
          </w:p>
        </w:tc>
        <w:tc>
          <w:tcPr>
            <w:tcW w:w="3969" w:type="dxa"/>
          </w:tcPr>
          <w:p w14:paraId="148C0865" w14:textId="1200E49C" w:rsidR="0059331F" w:rsidRDefault="00173617">
            <w:pPr>
              <w:pStyle w:val="TableParagraph"/>
              <w:spacing w:before="11"/>
              <w:rPr>
                <w:ins w:id="2" w:author="Birkmann, Jörn" w:date="2026-09-16T20:11:00Z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Estudiantes de la Universidad de Stuttgart</w:t>
            </w:r>
            <w:r w:rsidR="00C30885">
              <w:rPr>
                <w:sz w:val="20"/>
                <w:szCs w:val="20"/>
                <w:lang w:val="en-US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la Universidad Politécnica de Valencia</w:t>
            </w:r>
            <w:r w:rsidR="00C30885">
              <w:rPr>
                <w:sz w:val="20"/>
                <w:szCs w:val="20"/>
                <w:lang w:val="en-US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>la Universidad de Valencia</w:t>
            </w:r>
            <w:r w:rsidR="00C30885">
              <w:rPr>
                <w:sz w:val="20"/>
                <w:szCs w:val="20"/>
                <w:lang w:val="en-US"/>
              </w:rPr>
              <w:t xml:space="preserve"> y la Universidad de Harvard</w:t>
            </w:r>
          </w:p>
          <w:p w14:paraId="148C0867" w14:textId="77777777" w:rsidR="0059331F" w:rsidRDefault="0059331F" w:rsidP="00033C07">
            <w:pPr>
              <w:pStyle w:val="TableParagraph"/>
              <w:spacing w:before="11"/>
              <w:ind w:left="0"/>
              <w:rPr>
                <w:sz w:val="20"/>
                <w:szCs w:val="20"/>
                <w:lang w:val="en-GB"/>
              </w:rPr>
            </w:pPr>
          </w:p>
        </w:tc>
      </w:tr>
      <w:tr w:rsidR="0059331F" w:rsidRPr="00D53AD6" w14:paraId="148C0870" w14:textId="77777777">
        <w:trPr>
          <w:trHeight w:val="628"/>
        </w:trPr>
        <w:tc>
          <w:tcPr>
            <w:tcW w:w="851" w:type="dxa"/>
          </w:tcPr>
          <w:p w14:paraId="148C0869" w14:textId="77777777" w:rsidR="0059331F" w:rsidRDefault="00173617">
            <w:pPr>
              <w:pStyle w:val="TableParagraph"/>
              <w:spacing w:before="11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10 min </w:t>
            </w:r>
          </w:p>
        </w:tc>
        <w:tc>
          <w:tcPr>
            <w:tcW w:w="4252" w:type="dxa"/>
          </w:tcPr>
          <w:p w14:paraId="148C086A" w14:textId="77777777" w:rsidR="0059331F" w:rsidRDefault="00173617">
            <w:pPr>
              <w:pStyle w:val="TableParagraph"/>
              <w:spacing w:before="11"/>
              <w:ind w:right="136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Transporte y recuperación tras las inundaciones - Valencia</w:t>
            </w:r>
            <w:r>
              <w:rPr>
                <w:sz w:val="20"/>
                <w:szCs w:val="20"/>
                <w:lang w:val="en-US"/>
              </w:rPr>
              <w:t xml:space="preserve"> (n.º 3)</w:t>
            </w:r>
          </w:p>
          <w:p w14:paraId="148C086B" w14:textId="77777777" w:rsidR="0059331F" w:rsidRDefault="00173617">
            <w:pPr>
              <w:pStyle w:val="TableParagraph"/>
              <w:spacing w:before="11"/>
              <w:ind w:right="136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Presentación de estudiantes</w:t>
            </w:r>
          </w:p>
          <w:p w14:paraId="148C086C" w14:textId="77777777" w:rsidR="0059331F" w:rsidRDefault="0059331F">
            <w:pPr>
              <w:pStyle w:val="TableParagraph"/>
              <w:spacing w:before="11"/>
              <w:ind w:right="136"/>
              <w:rPr>
                <w:sz w:val="20"/>
                <w:szCs w:val="20"/>
                <w:lang w:val="en-US"/>
              </w:rPr>
            </w:pPr>
          </w:p>
        </w:tc>
        <w:tc>
          <w:tcPr>
            <w:tcW w:w="3969" w:type="dxa"/>
          </w:tcPr>
          <w:p w14:paraId="076ED4C9" w14:textId="77777777" w:rsidR="00033C07" w:rsidRDefault="00033C07" w:rsidP="00033C07">
            <w:pPr>
              <w:pStyle w:val="TableParagraph"/>
              <w:spacing w:before="11"/>
              <w:rPr>
                <w:ins w:id="3" w:author="Birkmann, Jörn" w:date="2026-09-16T20:11:00Z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Estudiantes de la Universidad de Stuttgart, la Universidad Politécnica de Valencia, la Universidad de Valencia y la Universidad de Harvard</w:t>
            </w:r>
          </w:p>
          <w:p w14:paraId="148C086F" w14:textId="77777777" w:rsidR="0059331F" w:rsidRPr="00033C07" w:rsidRDefault="0059331F">
            <w:pPr>
              <w:pStyle w:val="TableParagraph"/>
              <w:spacing w:before="11"/>
              <w:rPr>
                <w:sz w:val="20"/>
                <w:szCs w:val="20"/>
                <w:lang w:val="en-US"/>
              </w:rPr>
            </w:pPr>
          </w:p>
        </w:tc>
      </w:tr>
      <w:tr w:rsidR="0059331F" w:rsidRPr="00D53AD6" w14:paraId="148C0874" w14:textId="77777777">
        <w:trPr>
          <w:trHeight w:val="565"/>
        </w:trPr>
        <w:tc>
          <w:tcPr>
            <w:tcW w:w="851" w:type="dxa"/>
          </w:tcPr>
          <w:p w14:paraId="148C0871" w14:textId="77777777" w:rsidR="0059331F" w:rsidRDefault="00173617">
            <w:pPr>
              <w:pStyle w:val="TableParagraph"/>
              <w:spacing w:before="1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 min</w:t>
            </w:r>
          </w:p>
        </w:tc>
        <w:tc>
          <w:tcPr>
            <w:tcW w:w="4252" w:type="dxa"/>
          </w:tcPr>
          <w:p w14:paraId="148C0872" w14:textId="77777777" w:rsidR="0059331F" w:rsidRDefault="00173617">
            <w:pPr>
              <w:pStyle w:val="TableParagraph"/>
              <w:spacing w:before="11"/>
              <w:ind w:right="136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Breve pausa – traslado a los grupos de trabajo en 4 mesas</w:t>
            </w:r>
          </w:p>
        </w:tc>
        <w:tc>
          <w:tcPr>
            <w:tcW w:w="3969" w:type="dxa"/>
          </w:tcPr>
          <w:p w14:paraId="148C0873" w14:textId="77777777" w:rsidR="0059331F" w:rsidRDefault="0059331F">
            <w:pPr>
              <w:pStyle w:val="TableParagraph"/>
              <w:spacing w:before="11"/>
              <w:rPr>
                <w:sz w:val="20"/>
                <w:szCs w:val="20"/>
                <w:lang w:val="en-GB"/>
              </w:rPr>
            </w:pPr>
          </w:p>
        </w:tc>
      </w:tr>
      <w:tr w:rsidR="0059331F" w:rsidRPr="00D53AD6" w14:paraId="148C0882" w14:textId="77777777">
        <w:trPr>
          <w:trHeight w:val="1133"/>
        </w:trPr>
        <w:tc>
          <w:tcPr>
            <w:tcW w:w="851" w:type="dxa"/>
          </w:tcPr>
          <w:p w14:paraId="148C0875" w14:textId="77777777" w:rsidR="0059331F" w:rsidRDefault="00173617">
            <w:pPr>
              <w:pStyle w:val="TableParagraph"/>
              <w:spacing w:before="1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 min</w:t>
            </w:r>
          </w:p>
        </w:tc>
        <w:tc>
          <w:tcPr>
            <w:tcW w:w="4252" w:type="dxa"/>
          </w:tcPr>
          <w:p w14:paraId="148C0876" w14:textId="77777777" w:rsidR="0059331F" w:rsidRDefault="00173617">
            <w:pPr>
              <w:pStyle w:val="TableParagraph"/>
              <w:spacing w:before="11"/>
              <w:ind w:right="136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Grupos de trabajo en la misma sala</w:t>
            </w:r>
          </w:p>
          <w:p w14:paraId="148C0877" w14:textId="77777777" w:rsidR="0059331F" w:rsidRDefault="0059331F">
            <w:pPr>
              <w:pStyle w:val="TableParagraph"/>
              <w:spacing w:before="11"/>
              <w:ind w:right="136"/>
              <w:rPr>
                <w:b/>
                <w:bCs/>
                <w:sz w:val="20"/>
                <w:szCs w:val="20"/>
                <w:lang w:val="en-US"/>
              </w:rPr>
            </w:pPr>
          </w:p>
          <w:p w14:paraId="148C0878" w14:textId="77777777" w:rsidR="0059331F" w:rsidRDefault="00173617">
            <w:pPr>
              <w:pStyle w:val="TableParagraph"/>
              <w:spacing w:before="11"/>
              <w:ind w:right="136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N.º 1: Factores que influyen en la gravedad de los eventos extremos</w:t>
            </w:r>
          </w:p>
          <w:p w14:paraId="148C0879" w14:textId="77777777" w:rsidR="0059331F" w:rsidRDefault="0059331F">
            <w:pPr>
              <w:pStyle w:val="TableParagraph"/>
              <w:spacing w:before="11"/>
              <w:ind w:right="136"/>
              <w:rPr>
                <w:sz w:val="20"/>
                <w:szCs w:val="20"/>
                <w:lang w:val="en-US"/>
              </w:rPr>
            </w:pPr>
          </w:p>
          <w:p w14:paraId="148C087A" w14:textId="77777777" w:rsidR="0059331F" w:rsidRDefault="00173617">
            <w:pPr>
              <w:pStyle w:val="TableParagraph"/>
              <w:spacing w:before="11"/>
              <w:ind w:right="136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N.º 2: Integración de estándares de resiliencia más altos en el proceso de reconstrucción + enfoques innovadores y buenas prácticas</w:t>
            </w:r>
          </w:p>
          <w:p w14:paraId="148C087B" w14:textId="77777777" w:rsidR="0059331F" w:rsidRDefault="0059331F">
            <w:pPr>
              <w:pStyle w:val="TableParagraph"/>
              <w:spacing w:before="11"/>
              <w:ind w:right="136"/>
              <w:rPr>
                <w:sz w:val="20"/>
                <w:szCs w:val="20"/>
                <w:lang w:val="en-US"/>
              </w:rPr>
            </w:pPr>
          </w:p>
          <w:p w14:paraId="148C087C" w14:textId="77777777" w:rsidR="0059331F" w:rsidRDefault="00173617">
            <w:pPr>
              <w:pStyle w:val="TableParagraph"/>
              <w:spacing w:before="11"/>
              <w:ind w:right="136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N.º 3: Repensar la movilidad, el transporte y la dependencia del coche en el contexto de los procesos de reconstrucción</w:t>
            </w:r>
          </w:p>
          <w:p w14:paraId="148C087D" w14:textId="77777777" w:rsidR="0059331F" w:rsidRDefault="0059331F">
            <w:pPr>
              <w:pStyle w:val="TableParagraph"/>
              <w:spacing w:before="11"/>
              <w:ind w:right="136"/>
              <w:rPr>
                <w:sz w:val="20"/>
                <w:szCs w:val="20"/>
                <w:lang w:val="en-US"/>
              </w:rPr>
            </w:pPr>
          </w:p>
          <w:p w14:paraId="148C087E" w14:textId="77777777" w:rsidR="0059331F" w:rsidRDefault="00173617">
            <w:pPr>
              <w:pStyle w:val="TableParagraph"/>
              <w:spacing w:before="11"/>
              <w:ind w:right="136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N.º 4: Enfoques basados en la naturaleza en la reconstrucción</w:t>
            </w:r>
          </w:p>
          <w:p w14:paraId="148C087F" w14:textId="77777777" w:rsidR="0059331F" w:rsidRDefault="0059331F">
            <w:pPr>
              <w:pStyle w:val="TableParagraph"/>
              <w:spacing w:before="11"/>
              <w:ind w:right="136"/>
              <w:rPr>
                <w:sz w:val="20"/>
                <w:szCs w:val="20"/>
                <w:lang w:val="en-GB"/>
              </w:rPr>
            </w:pPr>
          </w:p>
        </w:tc>
        <w:tc>
          <w:tcPr>
            <w:tcW w:w="3969" w:type="dxa"/>
          </w:tcPr>
          <w:p w14:paraId="148C0880" w14:textId="77777777" w:rsidR="0059331F" w:rsidRDefault="00173617">
            <w:pPr>
              <w:pStyle w:val="TableParagraph"/>
              <w:spacing w:before="11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GB"/>
              </w:rPr>
              <w:t xml:space="preserve">Moderan: </w:t>
            </w:r>
            <w:r>
              <w:rPr>
                <w:sz w:val="20"/>
                <w:szCs w:val="20"/>
                <w:lang w:val="en-GB"/>
              </w:rPr>
              <w:br/>
              <w:t xml:space="preserve">Prof. Dr. Jordi Peris Blanes, </w:t>
            </w:r>
            <w:r>
              <w:rPr>
                <w:sz w:val="20"/>
                <w:szCs w:val="20"/>
                <w:lang w:val="en-GB"/>
              </w:rPr>
              <w:br/>
              <w:t xml:space="preserve">Prof. Dr. Jörn Birkmann, </w:t>
            </w:r>
            <w:r>
              <w:rPr>
                <w:sz w:val="20"/>
                <w:szCs w:val="20"/>
                <w:lang w:val="en-GB"/>
              </w:rPr>
              <w:br/>
              <w:t xml:space="preserve">Friedrich Hampel, </w:t>
            </w:r>
            <w:r>
              <w:rPr>
                <w:sz w:val="20"/>
                <w:szCs w:val="20"/>
                <w:lang w:val="en-GB"/>
              </w:rPr>
              <w:br/>
              <w:t xml:space="preserve">Alessa Truedinger, </w:t>
            </w:r>
            <w:r>
              <w:rPr>
                <w:sz w:val="20"/>
                <w:szCs w:val="20"/>
                <w:lang w:val="en-GB"/>
              </w:rPr>
              <w:br/>
              <w:t>Andrea Herrera</w:t>
            </w:r>
          </w:p>
          <w:p w14:paraId="148C0881" w14:textId="77777777" w:rsidR="0059331F" w:rsidRDefault="0059331F">
            <w:pPr>
              <w:pStyle w:val="TableParagraph"/>
              <w:spacing w:before="11"/>
              <w:rPr>
                <w:sz w:val="20"/>
                <w:szCs w:val="20"/>
                <w:lang w:val="en-US"/>
              </w:rPr>
            </w:pPr>
          </w:p>
        </w:tc>
      </w:tr>
      <w:tr w:rsidR="0059331F" w14:paraId="148C0886" w14:textId="77777777">
        <w:trPr>
          <w:trHeight w:val="628"/>
        </w:trPr>
        <w:tc>
          <w:tcPr>
            <w:tcW w:w="851" w:type="dxa"/>
          </w:tcPr>
          <w:p w14:paraId="148C0883" w14:textId="77777777" w:rsidR="0059331F" w:rsidRDefault="00173617">
            <w:pPr>
              <w:pStyle w:val="TableParagraph"/>
              <w:spacing w:before="11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</w:rPr>
              <w:t>10 min</w:t>
            </w:r>
          </w:p>
        </w:tc>
        <w:tc>
          <w:tcPr>
            <w:tcW w:w="4252" w:type="dxa"/>
          </w:tcPr>
          <w:p w14:paraId="148C0884" w14:textId="77777777" w:rsidR="0059331F" w:rsidRDefault="00173617">
            <w:pPr>
              <w:pStyle w:val="TableParagraph"/>
              <w:spacing w:before="11"/>
              <w:ind w:right="136"/>
              <w:rPr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Breves resúmenes de los grupos de trabajo</w:t>
            </w:r>
          </w:p>
        </w:tc>
        <w:tc>
          <w:tcPr>
            <w:tcW w:w="3969" w:type="dxa"/>
          </w:tcPr>
          <w:p w14:paraId="148C0885" w14:textId="77777777" w:rsidR="0059331F" w:rsidRDefault="00173617">
            <w:pPr>
              <w:pStyle w:val="TableParagraph"/>
              <w:spacing w:before="11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Cada grupo 2-3 min</w:t>
            </w:r>
          </w:p>
        </w:tc>
      </w:tr>
      <w:tr w:rsidR="0059331F" w14:paraId="148C088B" w14:textId="77777777">
        <w:trPr>
          <w:trHeight w:val="511"/>
        </w:trPr>
        <w:tc>
          <w:tcPr>
            <w:tcW w:w="851" w:type="dxa"/>
          </w:tcPr>
          <w:p w14:paraId="148C0887" w14:textId="77777777" w:rsidR="0059331F" w:rsidRDefault="00173617">
            <w:pPr>
              <w:pStyle w:val="TableParagraph"/>
              <w:spacing w:before="11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 min</w:t>
            </w:r>
          </w:p>
        </w:tc>
        <w:tc>
          <w:tcPr>
            <w:tcW w:w="4252" w:type="dxa"/>
          </w:tcPr>
          <w:p w14:paraId="148C0888" w14:textId="77777777" w:rsidR="0059331F" w:rsidRDefault="00173617">
            <w:pPr>
              <w:pStyle w:val="TableParagraph"/>
              <w:spacing w:before="11"/>
              <w:ind w:right="136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Palabras de clausura</w:t>
            </w:r>
          </w:p>
        </w:tc>
        <w:tc>
          <w:tcPr>
            <w:tcW w:w="3969" w:type="dxa"/>
          </w:tcPr>
          <w:p w14:paraId="148C0889" w14:textId="77777777" w:rsidR="0059331F" w:rsidRDefault="00173617">
            <w:pPr>
              <w:pStyle w:val="TableParagraph"/>
              <w:ind w:right="298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Prof. Dr. Jörn Birkmann / Universidad de Stuttgart</w:t>
            </w:r>
          </w:p>
          <w:p w14:paraId="148C088A" w14:textId="77777777" w:rsidR="0059331F" w:rsidRDefault="0059331F">
            <w:pPr>
              <w:pStyle w:val="TableParagraph"/>
              <w:ind w:right="298"/>
              <w:rPr>
                <w:sz w:val="20"/>
                <w:szCs w:val="20"/>
                <w:lang w:val="en-GB"/>
              </w:rPr>
            </w:pPr>
          </w:p>
        </w:tc>
      </w:tr>
    </w:tbl>
    <w:p w14:paraId="148C088C" w14:textId="77777777" w:rsidR="0059331F" w:rsidRDefault="0059331F">
      <w:pPr>
        <w:pStyle w:val="Textoindependiente"/>
        <w:spacing w:before="205"/>
        <w:rPr>
          <w:b/>
          <w:bCs/>
          <w:spacing w:val="-4"/>
          <w:sz w:val="20"/>
          <w:lang w:val="en-US"/>
        </w:rPr>
      </w:pPr>
    </w:p>
    <w:sectPr w:rsidR="0059331F">
      <w:headerReference w:type="default" r:id="rId8"/>
      <w:type w:val="continuous"/>
      <w:pgSz w:w="11910" w:h="16840"/>
      <w:pgMar w:top="1400" w:right="1300" w:bottom="280" w:left="1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4F126" w14:textId="77777777" w:rsidR="00F7003C" w:rsidRDefault="00F7003C">
      <w:r>
        <w:separator/>
      </w:r>
    </w:p>
  </w:endnote>
  <w:endnote w:type="continuationSeparator" w:id="0">
    <w:p w14:paraId="5DD1F8E5" w14:textId="77777777" w:rsidR="00F7003C" w:rsidRDefault="00F700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5CBF7" w14:textId="77777777" w:rsidR="00F7003C" w:rsidRDefault="00F7003C">
      <w:r>
        <w:separator/>
      </w:r>
    </w:p>
  </w:footnote>
  <w:footnote w:type="continuationSeparator" w:id="0">
    <w:p w14:paraId="57D3CE76" w14:textId="77777777" w:rsidR="00F7003C" w:rsidRDefault="00F700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95"/>
      <w:gridCol w:w="2218"/>
      <w:gridCol w:w="2149"/>
      <w:gridCol w:w="2048"/>
    </w:tblGrid>
    <w:tr w:rsidR="0059331F" w14:paraId="148C089A" w14:textId="77777777">
      <w:tc>
        <w:tcPr>
          <w:tcW w:w="2895" w:type="dxa"/>
        </w:tcPr>
        <w:p w14:paraId="148C0896" w14:textId="77777777" w:rsidR="0059331F" w:rsidRDefault="00000000">
          <w:pPr>
            <w:pStyle w:val="Encabezado"/>
          </w:pPr>
          <w:sdt>
            <w:sdtPr>
              <w:id w:val="-892428779"/>
              <w:docPartObj>
                <w:docPartGallery w:val="Watermarks"/>
                <w:docPartUnique/>
              </w:docPartObj>
            </w:sdtPr>
            <w:sdtContent>
              <w:r>
                <w:pict w14:anchorId="148C089C">
                  <v:shapetype id="_x0000_t136" coordsize="21600,21600" o:spt="136" adj="10800" path="m@7,l@8,m@5,21600l@6,21600e">
                    <v:formulas>
                      <v:f eqn="sum #0 0 10800"/>
                      <v:f eqn="prod #0 2 1"/>
                      <v:f eqn="sum 21600 0 @1"/>
                      <v:f eqn="sum 0 0 @2"/>
                      <v:f eqn="sum 21600 0 @3"/>
                      <v:f eqn="if @0 @3 0"/>
                      <v:f eqn="if @0 21600 @1"/>
                      <v:f eqn="if @0 0 @2"/>
                      <v:f eqn="if @0 @4 21600"/>
                      <v:f eqn="mid @5 @6"/>
                      <v:f eqn="mid @8 @5"/>
                      <v:f eqn="mid @7 @8"/>
                      <v:f eqn="mid @6 @7"/>
                      <v:f eqn="sum @6 0 @5"/>
                    </v:formulas>
                    <v:path textpathok="t" o:connecttype="custom" o:connectlocs="@9,0;@10,10800;@11,21600;@12,10800" o:connectangles="270,180,90,0"/>
                    <v:textpath on="t" fitshape="t"/>
                    <v:handles>
                      <v:h position="#0,bottomRight" xrange="6629,14971"/>
                    </v:handles>
                    <o:lock v:ext="edit" text="t" shapetype="t"/>
                  </v:shapetype>
                  <v:shape id="PowerPlusWaterMarkObject470941814" o:spid="_x0000_s1025" type="#_x0000_t136" style="position:absolute;margin-left:0;margin-top:0;width:468.8pt;height:187.5pt;rotation:315;z-index:-251658752;mso-position-horizontal:center;mso-position-horizontal-relative:margin;mso-position-vertical:center;mso-position-vertical-relative:margin" o:allowincell="f" fillcolor="silver" stroked="f">
                    <v:fill opacity=".5"/>
                    <v:textpath style="font-family:&quot;Arial&quot;;font-size:1pt" string="DRAFT"/>
                    <w10:wrap anchorx="margin" anchory="margin"/>
                  </v:shape>
                </w:pict>
              </w:r>
            </w:sdtContent>
          </w:sdt>
          <w:r w:rsidR="00173617">
            <w:rPr>
              <w:noProof/>
            </w:rPr>
            <w:drawing>
              <wp:inline distT="0" distB="0" distL="0" distR="0" wp14:anchorId="148C089D" wp14:editId="148C089E">
                <wp:extent cx="1701165" cy="431800"/>
                <wp:effectExtent l="0" t="0" r="0" b="6350"/>
                <wp:docPr id="1937023889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01165" cy="43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18" w:type="dxa"/>
        </w:tcPr>
        <w:p w14:paraId="148C0897" w14:textId="77777777" w:rsidR="0059331F" w:rsidRDefault="00173617">
          <w:pPr>
            <w:pStyle w:val="Encabezado"/>
          </w:pPr>
          <w:r>
            <w:rPr>
              <w:noProof/>
            </w:rPr>
            <w:drawing>
              <wp:inline distT="0" distB="0" distL="0" distR="0" wp14:anchorId="148C089F" wp14:editId="148C08A0">
                <wp:extent cx="1104523" cy="500614"/>
                <wp:effectExtent l="0" t="0" r="635" b="0"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Grafik 8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523" cy="5006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49" w:type="dxa"/>
        </w:tcPr>
        <w:p w14:paraId="148C0898" w14:textId="77777777" w:rsidR="0059331F" w:rsidRDefault="00173617">
          <w:pPr>
            <w:pStyle w:val="Encabezado"/>
          </w:pPr>
          <w:r>
            <w:rPr>
              <w:noProof/>
            </w:rPr>
            <w:drawing>
              <wp:inline distT="0" distB="0" distL="0" distR="0" wp14:anchorId="148C08A1" wp14:editId="148C08A2">
                <wp:extent cx="951230" cy="635000"/>
                <wp:effectExtent l="0" t="0" r="1270" b="0"/>
                <wp:docPr id="3" name="Grafik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123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48" w:type="dxa"/>
        </w:tcPr>
        <w:p w14:paraId="148C0899" w14:textId="77777777" w:rsidR="0059331F" w:rsidRDefault="00173617">
          <w:pPr>
            <w:pStyle w:val="Encabezado"/>
          </w:pPr>
          <w:r>
            <w:rPr>
              <w:noProof/>
            </w:rPr>
            <w:drawing>
              <wp:inline distT="0" distB="0" distL="0" distR="0" wp14:anchorId="148C08A3" wp14:editId="148C08A4">
                <wp:extent cx="729615" cy="330200"/>
                <wp:effectExtent l="0" t="0" r="0" b="0"/>
                <wp:docPr id="5" name="Grafik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9615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48C089B" w14:textId="77777777" w:rsidR="0059331F" w:rsidRDefault="0059331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A6591"/>
    <w:multiLevelType w:val="hybridMultilevel"/>
    <w:tmpl w:val="6DE686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1F2CB7"/>
    <w:multiLevelType w:val="hybridMultilevel"/>
    <w:tmpl w:val="458EB824"/>
    <w:lvl w:ilvl="0" w:tplc="0407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2" w15:restartNumberingAfterBreak="0">
    <w:nsid w:val="456D3410"/>
    <w:multiLevelType w:val="hybridMultilevel"/>
    <w:tmpl w:val="FDA095DE"/>
    <w:lvl w:ilvl="0" w:tplc="0407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3" w15:restartNumberingAfterBreak="0">
    <w:nsid w:val="47845370"/>
    <w:multiLevelType w:val="hybridMultilevel"/>
    <w:tmpl w:val="75AA7C7E"/>
    <w:lvl w:ilvl="0" w:tplc="267CD3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D44E43"/>
    <w:multiLevelType w:val="hybridMultilevel"/>
    <w:tmpl w:val="2F261060"/>
    <w:lvl w:ilvl="0" w:tplc="0407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5" w15:restartNumberingAfterBreak="0">
    <w:nsid w:val="531B075B"/>
    <w:multiLevelType w:val="hybridMultilevel"/>
    <w:tmpl w:val="AAACF916"/>
    <w:lvl w:ilvl="0" w:tplc="0407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6" w15:restartNumberingAfterBreak="0">
    <w:nsid w:val="58922009"/>
    <w:multiLevelType w:val="hybridMultilevel"/>
    <w:tmpl w:val="CEF89E70"/>
    <w:lvl w:ilvl="0" w:tplc="DB866352">
      <w:start w:val="5"/>
      <w:numFmt w:val="bullet"/>
      <w:lvlText w:val="-"/>
      <w:lvlJc w:val="left"/>
      <w:pPr>
        <w:ind w:left="468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7" w15:restartNumberingAfterBreak="0">
    <w:nsid w:val="605853E3"/>
    <w:multiLevelType w:val="hybridMultilevel"/>
    <w:tmpl w:val="1DD25D44"/>
    <w:lvl w:ilvl="0" w:tplc="3BDCF852">
      <w:start w:val="2"/>
      <w:numFmt w:val="bullet"/>
      <w:lvlText w:val="-"/>
      <w:lvlJc w:val="left"/>
      <w:pPr>
        <w:ind w:left="468" w:hanging="360"/>
      </w:pPr>
      <w:rPr>
        <w:rFonts w:ascii="Arial" w:eastAsia="Arial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8" w15:restartNumberingAfterBreak="0">
    <w:nsid w:val="653E3A6A"/>
    <w:multiLevelType w:val="hybridMultilevel"/>
    <w:tmpl w:val="FC52925A"/>
    <w:lvl w:ilvl="0" w:tplc="7C207CBE">
      <w:start w:val="5"/>
      <w:numFmt w:val="bullet"/>
      <w:lvlText w:val=""/>
      <w:lvlJc w:val="left"/>
      <w:pPr>
        <w:ind w:left="468" w:hanging="360"/>
      </w:pPr>
      <w:rPr>
        <w:rFonts w:ascii="Wingdings" w:eastAsia="Arial" w:hAnsi="Wingdings" w:cs="Arial" w:hint="default"/>
      </w:rPr>
    </w:lvl>
    <w:lvl w:ilvl="1" w:tplc="0407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9" w15:restartNumberingAfterBreak="0">
    <w:nsid w:val="710774BA"/>
    <w:multiLevelType w:val="hybridMultilevel"/>
    <w:tmpl w:val="895E867E"/>
    <w:lvl w:ilvl="0" w:tplc="F62A5F46">
      <w:start w:val="1"/>
      <w:numFmt w:val="upperRoman"/>
      <w:lvlText w:val="%1."/>
      <w:lvlJc w:val="left"/>
      <w:pPr>
        <w:ind w:left="828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188" w:hanging="360"/>
      </w:pPr>
    </w:lvl>
    <w:lvl w:ilvl="2" w:tplc="0407001B" w:tentative="1">
      <w:start w:val="1"/>
      <w:numFmt w:val="lowerRoman"/>
      <w:lvlText w:val="%3."/>
      <w:lvlJc w:val="right"/>
      <w:pPr>
        <w:ind w:left="1908" w:hanging="180"/>
      </w:pPr>
    </w:lvl>
    <w:lvl w:ilvl="3" w:tplc="0407000F" w:tentative="1">
      <w:start w:val="1"/>
      <w:numFmt w:val="decimal"/>
      <w:lvlText w:val="%4."/>
      <w:lvlJc w:val="left"/>
      <w:pPr>
        <w:ind w:left="2628" w:hanging="360"/>
      </w:pPr>
    </w:lvl>
    <w:lvl w:ilvl="4" w:tplc="04070019" w:tentative="1">
      <w:start w:val="1"/>
      <w:numFmt w:val="lowerLetter"/>
      <w:lvlText w:val="%5."/>
      <w:lvlJc w:val="left"/>
      <w:pPr>
        <w:ind w:left="3348" w:hanging="360"/>
      </w:pPr>
    </w:lvl>
    <w:lvl w:ilvl="5" w:tplc="0407001B" w:tentative="1">
      <w:start w:val="1"/>
      <w:numFmt w:val="lowerRoman"/>
      <w:lvlText w:val="%6."/>
      <w:lvlJc w:val="right"/>
      <w:pPr>
        <w:ind w:left="4068" w:hanging="180"/>
      </w:pPr>
    </w:lvl>
    <w:lvl w:ilvl="6" w:tplc="0407000F" w:tentative="1">
      <w:start w:val="1"/>
      <w:numFmt w:val="decimal"/>
      <w:lvlText w:val="%7."/>
      <w:lvlJc w:val="left"/>
      <w:pPr>
        <w:ind w:left="4788" w:hanging="360"/>
      </w:pPr>
    </w:lvl>
    <w:lvl w:ilvl="7" w:tplc="04070019" w:tentative="1">
      <w:start w:val="1"/>
      <w:numFmt w:val="lowerLetter"/>
      <w:lvlText w:val="%8."/>
      <w:lvlJc w:val="left"/>
      <w:pPr>
        <w:ind w:left="5508" w:hanging="360"/>
      </w:pPr>
    </w:lvl>
    <w:lvl w:ilvl="8" w:tplc="0407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10" w15:restartNumberingAfterBreak="0">
    <w:nsid w:val="77EB51A8"/>
    <w:multiLevelType w:val="hybridMultilevel"/>
    <w:tmpl w:val="B7FCE210"/>
    <w:lvl w:ilvl="0" w:tplc="0407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num w:numId="1" w16cid:durableId="1833830027">
    <w:abstractNumId w:val="9"/>
  </w:num>
  <w:num w:numId="2" w16cid:durableId="1477913016">
    <w:abstractNumId w:val="6"/>
  </w:num>
  <w:num w:numId="3" w16cid:durableId="2024360638">
    <w:abstractNumId w:val="2"/>
  </w:num>
  <w:num w:numId="4" w16cid:durableId="1270820040">
    <w:abstractNumId w:val="7"/>
  </w:num>
  <w:num w:numId="5" w16cid:durableId="985010824">
    <w:abstractNumId w:val="0"/>
  </w:num>
  <w:num w:numId="6" w16cid:durableId="934098961">
    <w:abstractNumId w:val="3"/>
  </w:num>
  <w:num w:numId="7" w16cid:durableId="189538734">
    <w:abstractNumId w:val="8"/>
  </w:num>
  <w:num w:numId="8" w16cid:durableId="2021420213">
    <w:abstractNumId w:val="10"/>
  </w:num>
  <w:num w:numId="9" w16cid:durableId="1613246345">
    <w:abstractNumId w:val="4"/>
  </w:num>
  <w:num w:numId="10" w16cid:durableId="1833180204">
    <w:abstractNumId w:val="1"/>
  </w:num>
  <w:num w:numId="11" w16cid:durableId="1140800992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irkmann, Jörn">
    <w15:presenceInfo w15:providerId="AD" w15:userId="S-1-5-21-987125708-4179229936-2768685540-1529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31F"/>
    <w:rsid w:val="00016294"/>
    <w:rsid w:val="00033C07"/>
    <w:rsid w:val="00173617"/>
    <w:rsid w:val="00470A3E"/>
    <w:rsid w:val="005742B9"/>
    <w:rsid w:val="0059331F"/>
    <w:rsid w:val="00627D34"/>
    <w:rsid w:val="00670EC4"/>
    <w:rsid w:val="00697456"/>
    <w:rsid w:val="006C05E5"/>
    <w:rsid w:val="0097576D"/>
    <w:rsid w:val="00A30D96"/>
    <w:rsid w:val="00B018A6"/>
    <w:rsid w:val="00B02D6B"/>
    <w:rsid w:val="00B86255"/>
    <w:rsid w:val="00C16751"/>
    <w:rsid w:val="00C30885"/>
    <w:rsid w:val="00CB4D74"/>
    <w:rsid w:val="00CC15AA"/>
    <w:rsid w:val="00D53AD6"/>
    <w:rsid w:val="00D8773D"/>
    <w:rsid w:val="00DD3618"/>
    <w:rsid w:val="00E569A9"/>
    <w:rsid w:val="00EC0007"/>
    <w:rsid w:val="00F70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8C0812"/>
  <w15:docId w15:val="{D17F6E11-1CF2-4EEA-BF1E-CC8BD381C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de-DE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2"/>
      <w:ind w:left="116"/>
    </w:pPr>
    <w:rPr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8"/>
    </w:p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Arial" w:eastAsia="Arial" w:hAnsi="Arial" w:cs="Arial"/>
      <w:sz w:val="20"/>
      <w:szCs w:val="20"/>
      <w:lang w:val="de-D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rFonts w:ascii="Arial" w:eastAsia="Arial" w:hAnsi="Arial" w:cs="Arial"/>
      <w:b/>
      <w:bCs/>
      <w:sz w:val="20"/>
      <w:szCs w:val="20"/>
      <w:lang w:val="de-DE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536"/>
        <w:tab w:val="right" w:pos="9072"/>
      </w:tabs>
    </w:pPr>
  </w:style>
  <w:style w:type="character" w:customStyle="1" w:styleId="EncabezadoCar">
    <w:name w:val="Encabezado Car"/>
    <w:basedOn w:val="Fuentedeprrafopredeter"/>
    <w:link w:val="Encabezado"/>
    <w:uiPriority w:val="99"/>
    <w:rPr>
      <w:rFonts w:ascii="Arial" w:eastAsia="Arial" w:hAnsi="Arial" w:cs="Arial"/>
      <w:lang w:val="de-DE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536"/>
        <w:tab w:val="right" w:pos="9072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Pr>
      <w:rFonts w:ascii="Arial" w:eastAsia="Arial" w:hAnsi="Arial" w:cs="Arial"/>
      <w:lang w:val="de-DE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de-DE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table" w:styleId="Tablaconcuadrcula">
    <w:name w:val="Table Grid"/>
    <w:basedOn w:val="Tab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n">
    <w:name w:val="Revision"/>
    <w:hidden/>
    <w:uiPriority w:val="99"/>
    <w:semiHidden/>
    <w:rsid w:val="00CC15AA"/>
    <w:pPr>
      <w:widowControl/>
      <w:autoSpaceDE/>
      <w:autoSpaceDN/>
    </w:pPr>
    <w:rPr>
      <w:rFonts w:ascii="Arial" w:eastAsia="Arial" w:hAnsi="Arial" w:cs="Arial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1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0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9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78FA8A-2AAD-4C89-BBF4-8268E69413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674</Words>
  <Characters>3707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Uni Stuttgart</Company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Stefanie Wolf</dc:creator>
  <cp:lastModifiedBy>Rivera Mendoza, Elisa</cp:lastModifiedBy>
  <cp:revision>2</cp:revision>
  <cp:lastPrinted>2026-09-10T06:56:00Z</cp:lastPrinted>
  <dcterms:created xsi:type="dcterms:W3CDTF">2026-09-24T12:22:00Z</dcterms:created>
  <dcterms:modified xsi:type="dcterms:W3CDTF">2026-09-24T12:22:00Z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2026-04-20T00:00:00Z</vt:filetime>
  </property>
  <property fmtid="{D5CDD505-2E9C-101B-9397-08002B2CF9AE}" pid="5" name="Producer">
    <vt:lpwstr>Microsoft® Word LTSC</vt:lpwstr>
  </property>
</Properties>
</file>